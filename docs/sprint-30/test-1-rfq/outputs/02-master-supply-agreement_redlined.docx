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6du="http://schemas.microsoft.com/office/word/2023/wordml/word16du"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w:t>
      </w:r>
      <w:r>
        <w:t xml:space="preserve"> </w:t>
      </w:r>
      <w:r>
        <w:t xml:space="preserve">Supply</w:t>
      </w:r>
      <w:r>
        <w:t xml:space="preserve"> </w:t>
      </w:r>
      <w:r>
        <w:t xml:space="preserve">Agreement</w:t>
      </w:r>
      <w:r>
        <w:t xml:space="preserve"> </w:t>
      </w:r>
      <w:r>
        <w:t xml:space="preserve">(Draft</w:t>
      </w:r>
      <w:r>
        <w:t xml:space="preserve"> </w:t>
      </w:r>
      <w:r>
        <w:t xml:space="preserve">for</w:t>
      </w:r>
      <w:r>
        <w:t xml:space="preserve"> </w:t>
      </w:r>
      <w:r>
        <w:t xml:space="preserve">Bidder</w:t>
      </w:r>
      <w:r>
        <w:t xml:space="preserve"> </w:t>
      </w:r>
      <w:r>
        <w:t xml:space="preserve">Mark-Up)</w:t>
      </w:r>
    </w:p>
    <w:p>
      <w:pPr>
        <w:pStyle w:val="Subtitle"/>
      </w:pPr>
      <w:r>
        <w:t xml:space="preserve">Pemberton</w:t>
      </w:r>
      <w:r>
        <w:t xml:space="preserve"> </w:t>
      </w:r>
      <w:r>
        <w:t xml:space="preserve">Engineering</w:t>
      </w:r>
      <w:r>
        <w:t xml:space="preserve"> </w:t>
      </w:r>
      <w:r>
        <w:t xml:space="preserve">Ltd. —</w:t>
      </w:r>
      <w:r>
        <w:t xml:space="preserve"> </w:t>
      </w:r>
      <w:r>
        <w:t xml:space="preserve">Indirect</w:t>
      </w:r>
      <w:r>
        <w:t xml:space="preserve"> </w:t>
      </w:r>
      <w:r>
        <w:t xml:space="preserve">MRO</w:t>
      </w:r>
      <w:r>
        <w:t xml:space="preserve"> </w:t>
      </w:r>
      <w:r>
        <w:t xml:space="preserve">Framework</w:t>
      </w:r>
      <w:r>
        <w:t xml:space="preserve"> </w:t>
      </w:r>
      <w:r>
        <w:t xml:space="preserve">—</w:t>
      </w:r>
      <w:r>
        <w:t xml:space="preserve"> </w:t>
      </w:r>
      <w:r>
        <w:t xml:space="preserve">3-Year</w:t>
      </w:r>
      <w:r>
        <w:t xml:space="preserve"> </w:t>
      </w:r>
      <w:r>
        <w:t xml:space="preserve">Term</w:t>
      </w:r>
    </w:p>
    <w:p>
      <w:pPr>
        <w:pStyle w:val="FirstParagraph"/>
      </w:pPr>
      <w:r>
        <w:rPr>
          <w:bCs/>
          <w:b/>
        </w:rPr>
        <w:t xml:space="preserve">THIS MASTER SUPPLY AGREEMENT</w:t>
      </w:r>
      <w:r>
        <w:t xml:space="preserve"> </w:t>
      </w:r>
      <w:r>
        <w:t xml:space="preserve">is made on [DATE] 2027</w:t>
      </w:r>
    </w:p>
    <w:p>
      <w:pPr>
        <w:pStyle w:val="BodyText"/>
      </w:pPr>
      <w:r>
        <w:rPr>
          <w:bCs/>
          <w:b/>
        </w:rPr>
        <w:t xml:space="preserve">BETWEEN</w:t>
      </w:r>
    </w:p>
    <w:p>
      <w:pPr>
        <w:numPr>
          <w:ilvl w:val="0"/>
          <w:numId w:val="1001"/>
        </w:numPr>
      </w:pPr>
      <w:r>
        <w:rPr>
          <w:bCs/>
          <w:b/>
        </w:rPr>
        <w:t xml:space="preserve">PEMBERTON ENGINEERING LTD.</w:t>
      </w:r>
      <w:r>
        <w:t xml:space="preserve">, a company incorporated in England and Wales with registered number 03741892 whose registered office is at Unit 14, Trafford Park Industrial Estate, Manchester M17 1RH (</w:t>
      </w:r>
      <w:r>
        <w:t xml:space="preserve">“</w:t>
      </w:r>
      <w:r>
        <w:rPr>
          <w:bCs/>
          <w:b/>
        </w:rPr>
        <w:t xml:space="preserve">Buyer</w:t>
      </w:r>
      <w:r>
        <w:t xml:space="preserve">”</w:t>
      </w:r>
      <w:r>
        <w:t xml:space="preserve">); and</w:t>
      </w:r>
    </w:p>
    <w:p>
      <w:pPr>
        <w:numPr>
          <w:ilvl w:val="0"/>
          <w:numId w:val="1001"/>
        </w:numPr>
      </w:pPr>
      <w:r>
        <w:rPr>
          <w:bCs/>
          <w:b/>
        </w:rPr>
        <w:t xml:space="preserve">[BIDDER NAME]</w:t>
      </w:r>
      <w:r>
        <w:t xml:space="preserve">, a company incorporated in [JURISDICTION] with registered number [NUMBER] whose registered office is at [ADDRESS] (</w:t>
      </w:r>
      <w:r>
        <w:t xml:space="preserve">“</w:t>
      </w:r>
      <w:r>
        <w:rPr>
          <w:bCs/>
          <w:b/>
        </w:rPr>
        <w:t xml:space="preserve">Supplier</w:t>
      </w:r>
      <w:r>
        <w:t xml:space="preserve">”</w:t>
      </w:r>
      <w:r>
        <w:t xml:space="preserve">).</w:t>
      </w:r>
    </w:p>
    <w:p>
      <w:pPr>
        <w:pStyle w:val="FirstParagraph"/>
      </w:pPr>
      <w:r>
        <w:t xml:space="preserve">(each a</w:t>
      </w:r>
      <w:r>
        <w:t xml:space="preserve"> </w:t>
      </w:r>
      <w:r>
        <w:t xml:space="preserve">“</w:t>
      </w:r>
      <w:r>
        <w:rPr>
          <w:bCs/>
          <w:b/>
        </w:rPr>
        <w:t xml:space="preserve">Party</w:t>
      </w:r>
      <w:r>
        <w:t xml:space="preserve">”</w:t>
      </w:r>
      <w:r>
        <w:t xml:space="preserve"> </w:t>
      </w:r>
      <w:r>
        <w:t xml:space="preserve">and together the</w:t>
      </w:r>
      <w:r>
        <w:t xml:space="preserve"> </w:t>
      </w:r>
      <w:r>
        <w:t xml:space="preserve">“</w:t>
      </w:r>
      <w:r>
        <w:rPr>
          <w:bCs/>
          <w:b/>
        </w:rPr>
        <w:t xml:space="preserve">Parties</w:t>
      </w:r>
      <w:r>
        <w:t xml:space="preserve">”</w:t>
      </w:r>
      <w:r>
        <w:t xml:space="preserve">).</w:t>
      </w:r>
    </w:p>
    <w:p>
      <w:r>
        <w:pict>
          <v:rect style="width:0;height:1.5pt" o:hralign="center" o:hrstd="t" o:hr="t"/>
        </w:pict>
      </w:r>
    </w:p>
    <w:bookmarkStart w:id="20" w:name="definitions-and-interpretation"/>
    <w:p>
      <w:pPr>
        <w:pStyle w:val="Heading2"/>
      </w:pPr>
      <w:r>
        <w:t xml:space="preserve">1. Definitions and Interpretation</w:t>
      </w:r>
    </w:p>
    <w:p>
      <w:pPr>
        <w:pStyle w:val="FirstParagraph"/>
      </w:pPr>
      <w:r>
        <w:t xml:space="preserve">1.1 In this Agreement, the following definitions apply:</w:t>
      </w:r>
    </w:p>
    <w:p>
      <w:pPr>
        <w:numPr>
          <w:ilvl w:val="0"/>
          <w:numId w:val="1002"/>
        </w:numPr>
        <w:pStyle w:val="Compact"/>
      </w:pPr>
      <w:r>
        <w:t xml:space="preserve">“</w:t>
      </w:r>
      <w:r>
        <w:rPr>
          <w:bCs/>
          <w:b/>
        </w:rPr>
        <w:t xml:space="preserve">Affiliate</w:t>
      </w:r>
      <w:r>
        <w:t xml:space="preserve">”</w:t>
      </w:r>
      <w:r>
        <w:t xml:space="preserve"> </w:t>
      </w:r>
      <w:r>
        <w:t xml:space="preserve">means, in relation to a person, any entity that controls, is controlled by, or is under common control with that person.</w:t>
      </w:r>
    </w:p>
    <w:p>
      <w:pPr>
        <w:numPr>
          <w:ilvl w:val="0"/>
          <w:numId w:val="1002"/>
        </w:numPr>
        <w:pStyle w:val="Compact"/>
      </w:pPr>
      <w:r>
        <w:t xml:space="preserve">“</w:t>
      </w:r>
      <w:r>
        <w:rPr>
          <w:bCs/>
          <w:b/>
        </w:rPr>
        <w:t xml:space="preserve">Background IP</w:t>
      </w:r>
      <w:r>
        <w:t xml:space="preserve">”</w:t>
      </w:r>
      <w:r>
        <w:t xml:space="preserve"> </w:t>
      </w:r>
      <w:r>
        <w:t xml:space="preserve">means Intellectual Property Rights owned or licensed by a Party as at the Effective Date.</w:t>
      </w:r>
    </w:p>
    <w:p>
      <w:pPr>
        <w:numPr>
          <w:ilvl w:val="0"/>
          <w:numId w:val="1002"/>
        </w:numPr>
        <w:pStyle w:val="Compact"/>
      </w:pPr>
      <w:r>
        <w:t xml:space="preserve">“</w:t>
      </w:r>
      <w:r>
        <w:rPr>
          <w:bCs/>
          <w:b/>
        </w:rPr>
        <w:t xml:space="preserve">Confidential Information</w:t>
      </w:r>
      <w:r>
        <w:t xml:space="preserve">”</w:t>
      </w:r>
      <w:r>
        <w:t xml:space="preserve"> </w:t>
      </w:r>
      <w:r>
        <w:t xml:space="preserve">has the meaning given in clause 14.</w:t>
      </w:r>
    </w:p>
    <w:p>
      <w:pPr>
        <w:numPr>
          <w:ilvl w:val="0"/>
          <w:numId w:val="1002"/>
        </w:numPr>
        <w:pStyle w:val="Compact"/>
      </w:pPr>
      <w:r>
        <w:t xml:space="preserve">“</w:t>
      </w:r>
      <w:r>
        <w:rPr>
          <w:bCs/>
          <w:b/>
        </w:rPr>
        <w:t xml:space="preserve">Effective Date</w:t>
      </w:r>
      <w:r>
        <w:t xml:space="preserve">”</w:t>
      </w:r>
      <w:r>
        <w:t xml:space="preserve"> </w:t>
      </w:r>
      <w:r>
        <w:t xml:space="preserve">means 1 January 2027.</w:t>
      </w:r>
    </w:p>
    <w:p>
      <w:pPr>
        <w:numPr>
          <w:ilvl w:val="0"/>
          <w:numId w:val="1002"/>
        </w:numPr>
        <w:pStyle w:val="Compact"/>
      </w:pPr>
      <w:r>
        <w:t xml:space="preserve">“</w:t>
      </w:r>
      <w:r>
        <w:rPr>
          <w:bCs/>
          <w:b/>
        </w:rPr>
        <w:t xml:space="preserve">Foreground IP</w:t>
      </w:r>
      <w:r>
        <w:t xml:space="preserve">”</w:t>
      </w:r>
      <w:r>
        <w:t xml:space="preserve"> </w:t>
      </w:r>
      <w:r>
        <w:t xml:space="preserve">means Intellectual Property Rights created or developed in the performance of this Agreement, whether solely by a Party or jointly.</w:t>
      </w:r>
    </w:p>
    <w:p>
      <w:pPr>
        <w:numPr>
          <w:ilvl w:val="0"/>
          <w:numId w:val="1002"/>
        </w:numPr>
        <w:pStyle w:val="Compact"/>
      </w:pPr>
      <w:r>
        <w:t xml:space="preserve">“</w:t>
      </w:r>
      <w:r>
        <w:rPr>
          <w:bCs/>
          <w:b/>
        </w:rPr>
        <w:t xml:space="preserve">Goods</w:t>
      </w:r>
      <w:r>
        <w:t xml:space="preserve">”</w:t>
      </w:r>
      <w:r>
        <w:t xml:space="preserve"> </w:t>
      </w:r>
      <w:r>
        <w:t xml:space="preserve">means the goods described in the Pricing Schedule, as may be amended from time to time.</w:t>
      </w:r>
    </w:p>
    <w:p>
      <w:pPr>
        <w:numPr>
          <w:ilvl w:val="0"/>
          <w:numId w:val="1002"/>
        </w:numPr>
        <w:pStyle w:val="Compact"/>
      </w:pPr>
      <w:r>
        <w:t xml:space="preserve">“</w:t>
      </w:r>
      <w:r>
        <w:rPr>
          <w:bCs/>
          <w:b/>
        </w:rPr>
        <w:t xml:space="preserve">GTCs</w:t>
      </w:r>
      <w:r>
        <w:t xml:space="preserve">”</w:t>
      </w:r>
      <w:r>
        <w:t xml:space="preserve"> </w:t>
      </w:r>
      <w:r>
        <w:t xml:space="preserve">means Buyer’s General Terms and Conditions of Purchase as in force from time to time.</w:t>
      </w:r>
    </w:p>
    <w:p>
      <w:pPr>
        <w:numPr>
          <w:ilvl w:val="0"/>
          <w:numId w:val="1002"/>
        </w:numPr>
        <w:pStyle w:val="Compact"/>
      </w:pPr>
      <w:r>
        <w:t xml:space="preserve">“</w:t>
      </w:r>
      <w:r>
        <w:rPr>
          <w:bCs/>
          <w:b/>
        </w:rPr>
        <w:t xml:space="preserve">Intellectual Property Rights</w:t>
      </w:r>
      <w:r>
        <w:t xml:space="preserve">”</w:t>
      </w:r>
      <w:r>
        <w:t xml:space="preserve"> </w:t>
      </w:r>
      <w:r>
        <w:t xml:space="preserve">or</w:t>
      </w:r>
      <w:r>
        <w:t xml:space="preserve"> </w:t>
      </w:r>
      <w:r>
        <w:t xml:space="preserve">“</w:t>
      </w:r>
      <w:r>
        <w:rPr>
          <w:bCs/>
          <w:b/>
        </w:rPr>
        <w:t xml:space="preserve">IPR</w:t>
      </w:r>
      <w:r>
        <w:t xml:space="preserve">”</w:t>
      </w:r>
      <w:r>
        <w:t xml:space="preserve"> </w:t>
      </w:r>
      <w:r>
        <w:t xml:space="preserve">means all patents, copyrights, design rights, trade marks, trade secrets and other intellectual or industrial property rights worldwide whether registered or unregistered.</w:t>
      </w:r>
    </w:p>
    <w:p>
      <w:pPr>
        <w:numPr>
          <w:ilvl w:val="0"/>
          <w:numId w:val="1002"/>
        </w:numPr>
        <w:pStyle w:val="Compact"/>
      </w:pPr>
      <w:r>
        <w:t xml:space="preserve">“</w:t>
      </w:r>
      <w:r>
        <w:rPr>
          <w:bCs/>
          <w:b/>
        </w:rPr>
        <w:t xml:space="preserve">Order</w:t>
      </w:r>
      <w:r>
        <w:t xml:space="preserve">”</w:t>
      </w:r>
      <w:r>
        <w:t xml:space="preserve"> </w:t>
      </w:r>
      <w:r>
        <w:t xml:space="preserve">means a purchase order issued by Buyer for Goods.</w:t>
      </w:r>
    </w:p>
    <w:p>
      <w:pPr>
        <w:numPr>
          <w:ilvl w:val="0"/>
          <w:numId w:val="1002"/>
        </w:numPr>
        <w:pStyle w:val="Compact"/>
      </w:pPr>
      <w:r>
        <w:t xml:space="preserve">“</w:t>
      </w:r>
      <w:r>
        <w:rPr>
          <w:bCs/>
          <w:b/>
        </w:rPr>
        <w:t xml:space="preserve">Services</w:t>
      </w:r>
      <w:r>
        <w:t xml:space="preserve">”</w:t>
      </w:r>
      <w:r>
        <w:t xml:space="preserve"> </w:t>
      </w:r>
      <w:r>
        <w:t xml:space="preserve">means the related services described in the Pricing Schedule or any Order.</w:t>
      </w:r>
    </w:p>
    <w:p>
      <w:pPr>
        <w:numPr>
          <w:ilvl w:val="0"/>
          <w:numId w:val="1002"/>
        </w:numPr>
        <w:pStyle w:val="Compact"/>
      </w:pPr>
      <w:r>
        <w:t xml:space="preserve">“</w:t>
      </w:r>
      <w:r>
        <w:rPr>
          <w:bCs/>
          <w:b/>
        </w:rPr>
        <w:t xml:space="preserve">Term</w:t>
      </w:r>
      <w:r>
        <w:t xml:space="preserve">”</w:t>
      </w:r>
      <w:r>
        <w:t xml:space="preserve"> </w:t>
      </w:r>
      <w:r>
        <w:t xml:space="preserve">has the meaning given in clause 3.</w:t>
      </w:r>
    </w:p>
    <w:p>
      <w:pPr>
        <w:pStyle w:val="FirstParagraph"/>
      </w:pPr>
      <w:r>
        <w:t xml:space="preserve">1.2 Headings are for convenience only and do not affect interpretation.</w:t>
      </w:r>
    </w:p>
    <w:p>
      <w:pPr>
        <w:pStyle w:val="BodyText"/>
      </w:pPr>
      <w:r>
        <w:t xml:space="preserve">1.3 Where any conflict arises between this Agreement and the GTCs, the</w:t>
      </w:r>
      <w:r>
        <w:t xml:space="preserve"> </w:t>
      </w:r>
      <w:commentRangeStart w:id="4"/>
      <w:del w:id="8" w:author="Oscar" w:date="2026-05-25T20:18:13Z" w16du:dateUtc="2026-05-25T20:18:13Z">
        <w:r>
          <w:rPr>
            <w:bCs/>
            <w:b/>
          </w:rPr>
          <w:delText xml:space="preserve">GTCs shall prevail</w:delText>
        </w:r>
      </w:del>
      <w:del w:id="8" w:author="Oscar" w:date="2026-05-25T20:18:13Z" w16du:dateUtc="2026-05-25T20:18:13Z">
        <w:r>
          <w:delText xml:space="preserve">.</w:delText>
        </w:r>
      </w:del>
      <w:ins w:id="9" w:author="Oscar" w:date="2026-05-25T20:18:13Z" w16du:dateUtc="2026-05-25T20:18:13Z">
        <w:r>
          <w:rPr>
            <w:b w:val="1"/>
          </w:rPr>
          <w:t>terms of this Agreement shall prevail</w:t>
        </w:r>
        <w:r>
          <w:t xml:space="preserve"> unless the GTCs contain mandatory legal requirements that cannot be contracted out of.</w:t>
        </w:r>
      </w:ins>
      <w:commentRangeEnd w:id="4"/>
      <w:r>
        <w:rPr>
          <w:rStyle w:val="CommentReference"/>
        </w:rPr>
        <w:commentReference w:id="4"/>
      </w:r>
    </w:p>
    <w:bookmarkEnd w:id="20"/>
    <w:bookmarkStart w:id="21" w:name="appointment"/>
    <w:p>
      <w:pPr>
        <w:pStyle w:val="Heading2"/>
      </w:pPr>
      <w:r>
        <w:t xml:space="preserve">2. Appointment</w:t>
      </w:r>
    </w:p>
    <w:p>
      <w:pPr>
        <w:pStyle w:val="FirstParagraph"/>
      </w:pPr>
      <w:r>
        <w:t xml:space="preserve">2.1 Buyer appoints Supplier on a non-exclusive basis to supply the Goods and Services during the Term.</w:t>
      </w:r>
    </w:p>
    <w:p>
      <w:pPr>
        <w:pStyle w:val="BodyText"/>
      </w:pPr>
      <w:r>
        <w:t xml:space="preserve">2.2 Buyer makes no commitment to any minimum volume or value of Orders. Forecasts provided by Buyer are non-binding indications only.</w:t>
      </w:r>
    </w:p>
    <w:bookmarkEnd w:id="21"/>
    <w:bookmarkStart w:id="22" w:name="term"/>
    <w:p>
      <w:pPr>
        <w:pStyle w:val="Heading2"/>
      </w:pPr>
      <w:r>
        <w:t xml:space="preserve">3. Term</w:t>
      </w:r>
    </w:p>
    <w:p>
      <w:pPr>
        <w:pStyle w:val="FirstParagraph"/>
      </w:pPr>
      <w:r>
        <w:t xml:space="preserve">3.1 This Agreement commences on the Effective Date and shall continue for a period of</w:t>
      </w:r>
      <w:r>
        <w:t xml:space="preserve"> </w:t>
      </w:r>
      <w:r>
        <w:rPr>
          <w:bCs/>
          <w:b/>
        </w:rPr>
        <w:t xml:space="preserve">three (3) years</w:t>
      </w:r>
      <w:r>
        <w:t xml:space="preserve"> </w:t>
      </w:r>
      <w:r>
        <w:t xml:space="preserve">unless terminated earlier in accordance with clause 18 (the</w:t>
      </w:r>
      <w:r>
        <w:t xml:space="preserve"> </w:t>
      </w:r>
      <w:r>
        <w:t xml:space="preserve">“</w:t>
      </w:r>
      <w:r>
        <w:rPr>
          <w:bCs/>
          <w:b/>
        </w:rPr>
        <w:t xml:space="preserve">Initial Term</w:t>
      </w:r>
      <w:r>
        <w:t xml:space="preserve">”</w:t>
      </w:r>
      <w:r>
        <w:t xml:space="preserve">).</w:t>
      </w:r>
    </w:p>
    <w:p>
      <w:pPr>
        <w:pStyle w:val="BodyText"/>
      </w:pPr>
      <w:r>
        <w:t xml:space="preserve">3.2 The Initial Term may be extended for a further period of up to two (2) years by mutual written agreement, such extension to be on the same terms as this Agreement unless the Parties agree otherwise in writing.</w:t>
      </w:r>
    </w:p>
    <w:bookmarkEnd w:id="22"/>
    <w:bookmarkStart w:id="23" w:name="orders"/>
    <w:p>
      <w:pPr>
        <w:pStyle w:val="Heading2"/>
      </w:pPr>
      <w:r>
        <w:t xml:space="preserve">4. Orders</w:t>
      </w:r>
    </w:p>
    <w:p>
      <w:pPr>
        <w:pStyle w:val="FirstParagraph"/>
      </w:pPr>
      <w:r>
        <w:t xml:space="preserve">4.1 Buyer may issue Orders by any reasonable means including electronically. Each Order shall be deemed to incorporate this Agreement and the GTCs.</w:t>
      </w:r>
    </w:p>
    <w:p>
      <w:pPr>
        <w:pStyle w:val="BodyText"/>
      </w:pPr>
      <w:r>
        <w:t xml:space="preserve">4.2 Supplier shall acknowledge each Order within two (2) Business Days. Failure to acknowledge within that period shall constitute acceptance of the Order on the terms set out therein.</w:t>
      </w:r>
    </w:p>
    <w:p>
      <w:pPr>
        <w:pStyle w:val="BodyText"/>
      </w:pPr>
      <w:r>
        <w:t xml:space="preserve">4.3 Buyer may cancel or amend any Order at any time prior to despatch without liability to Supplier other than reimbursement of demonstrable direct costs reasonably incurred up to the date of cancellation, capped at fifteen percent (15%) of the Order value.</w:t>
      </w:r>
    </w:p>
    <w:bookmarkEnd w:id="23"/>
    <w:bookmarkStart w:id="24" w:name="pricing-and-rebates"/>
    <w:p>
      <w:pPr>
        <w:pStyle w:val="Heading2"/>
      </w:pPr>
      <w:r>
        <w:t xml:space="preserve">5. Pricing and Rebates</w:t>
      </w:r>
    </w:p>
    <w:p>
      <w:pPr>
        <w:pStyle w:val="FirstParagraph"/>
      </w:pPr>
      <w:r>
        <w:t xml:space="preserve">5.1 Prices are as set out in the Pricing Schedule and are exclusive of VAT.</w:t>
      </w:r>
    </w:p>
    <w:p>
      <w:pPr>
        <w:pStyle w:val="BodyText"/>
      </w:pPr>
      <w:r>
        <w:t xml:space="preserve">5.2 Prices are firm for the first twelve (12) months of the Term. Thereafter Supplier may propose annual price adjustments capped at the lower of UK CPI and 2.5%. Buyer shall have absolute discretion to accept or reject any proposed adjustment.</w:t>
      </w:r>
    </w:p>
    <w:p>
      <w:pPr>
        <w:pStyle w:val="BodyText"/>
      </w:pPr>
      <w:r>
        <w:t xml:space="preserve">5.3 Rebates shall accrue and be paid as set out in the Pricing Schedule.</w:t>
      </w:r>
    </w:p>
    <w:p>
      <w:pPr>
        <w:pStyle w:val="BodyText"/>
      </w:pPr>
      <w:r>
        <w:t xml:space="preserve">5.4 Buyer reserves the right to benchmark prices at any time and to require Supplier to match any verified third-party offer for substantially comparable Goods.</w:t>
      </w:r>
    </w:p>
    <w:bookmarkEnd w:id="24"/>
    <w:bookmarkStart w:id="25" w:name="invoicing-and-payment"/>
    <w:p>
      <w:pPr>
        <w:pStyle w:val="Heading2"/>
      </w:pPr>
      <w:r>
        <w:t xml:space="preserve">6. Invoicing and Payment</w:t>
      </w:r>
    </w:p>
    <w:p>
      <w:pPr>
        <w:pStyle w:val="FirstParagraph"/>
      </w:pPr>
      <w:r>
        <w:t xml:space="preserve">6.1 Supplier shall invoice Buyer on a monthly basis in arrears.</w:t>
      </w:r>
    </w:p>
    <w:p>
      <w:pPr>
        <w:pStyle w:val="BodyText"/>
      </w:pPr>
      <w:r>
        <w:t xml:space="preserve">6.2 Payment terms are</w:t>
      </w:r>
      <w:r>
        <w:t xml:space="preserve"> </w:t>
      </w:r>
      <w:r>
        <w:rPr>
          <w:bCs/>
          <w:b/>
        </w:rPr>
        <w:t xml:space="preserve">ninety (90) days</w:t>
      </w:r>
      <w:r>
        <w:t xml:space="preserve"> </w:t>
      </w:r>
      <w:r>
        <w:t xml:space="preserve">from receipt of a valid undisputed invoice.</w:t>
      </w:r>
    </w:p>
    <w:p>
      <w:pPr>
        <w:pStyle w:val="BodyText"/>
      </w:pPr>
      <w:r>
        <w:t xml:space="preserve">6.3 Where any sum is disputed, payment of the disputed portion may be withheld pending resolution; the undisputed balance shall be paid in accordance with clause 6.2.</w:t>
      </w:r>
    </w:p>
    <w:p>
      <w:pPr>
        <w:pStyle w:val="BodyText"/>
      </w:pPr>
      <w:r>
        <w:t xml:space="preserve">6.4 Interest on overdue undisputed sums shall accrue at the statutory rate under the Late Payment of Commercial Debts (Interest) Act 1998. The parties agree that this rate represents a substantial remedy under section 8 of that Act.</w:t>
      </w:r>
    </w:p>
    <w:bookmarkEnd w:id="25"/>
    <w:bookmarkStart w:id="26" w:name="delivery-and-risk"/>
    <w:p>
      <w:pPr>
        <w:pStyle w:val="Heading2"/>
      </w:pPr>
      <w:r>
        <w:t xml:space="preserve">7. Delivery and Risk</w:t>
      </w:r>
    </w:p>
    <w:p>
      <w:pPr>
        <w:pStyle w:val="FirstParagraph"/>
      </w:pPr>
      <w:r>
        <w:t xml:space="preserve">7.1 Delivery shall be Incoterms 2020 DDP to the receiving site nominated in the Order.</w:t>
      </w:r>
    </w:p>
    <w:p>
      <w:pPr>
        <w:pStyle w:val="BodyText"/>
      </w:pPr>
      <w:r>
        <w:t xml:space="preserve">7.2 Risk in the Goods passes to Buyer on signed acceptance at the receiving site. Title passes on payment in full in accordance with clause 6.</w:t>
      </w:r>
    </w:p>
    <w:p>
      <w:pPr>
        <w:pStyle w:val="BodyText"/>
      </w:pPr>
      <w:r>
        <w:t xml:space="preserve">7.3 Supplier shall meet the service levels in the SLA. Failure to meet OTIF targets in any three (3) consecutive months shall constitute material breach for the purposes of clause 18.2.</w:t>
      </w:r>
    </w:p>
    <w:bookmarkEnd w:id="26"/>
    <w:bookmarkStart w:id="27" w:name="quality-and-acceptance"/>
    <w:p>
      <w:pPr>
        <w:pStyle w:val="Heading2"/>
      </w:pPr>
      <w:r>
        <w:t xml:space="preserve">8. Quality and Acceptance</w:t>
      </w:r>
    </w:p>
    <w:p>
      <w:pPr>
        <w:pStyle w:val="FirstParagraph"/>
      </w:pPr>
      <w:r>
        <w:t xml:space="preserve">8.1 Goods shall conform to the specification, applicable industry standards, and any sample provided.</w:t>
      </w:r>
    </w:p>
    <w:p>
      <w:pPr>
        <w:pStyle w:val="BodyText"/>
      </w:pPr>
      <w:r>
        <w:t xml:space="preserve">8.2 Buyer may inspect and test Goods at any reasonable time. Non-conforming Goods may be rejected within thirty (30) days of delivery, at Supplier’s cost and risk.</w:t>
      </w:r>
    </w:p>
    <w:p>
      <w:pPr>
        <w:pStyle w:val="BodyText"/>
      </w:pPr>
      <w:r>
        <w:t xml:space="preserve">8.3 Supplier warrants Goods against defects in materials and workmanship for a period of twenty-four (24) months from acceptance.</w:t>
      </w:r>
    </w:p>
    <w:bookmarkEnd w:id="27"/>
    <w:bookmarkStart w:id="28" w:name="intellectual-property"/>
    <w:p>
      <w:pPr>
        <w:pStyle w:val="Heading2"/>
      </w:pPr>
      <w:r>
        <w:t xml:space="preserve">9. Intellectual Property</w:t>
      </w:r>
    </w:p>
    <w:p>
      <w:pPr>
        <w:pStyle w:val="FirstParagraph"/>
      </w:pPr>
      <w:r>
        <w:t xml:space="preserve">9.1 Each Party retains ownership of its Background IP.</w:t>
      </w:r>
    </w:p>
    <w:p>
      <w:pPr>
        <w:pStyle w:val="BodyText"/>
      </w:pPr>
      <w:r>
        <w:t xml:space="preserve">9.2</w:t>
      </w:r>
      <w:r>
        <w:t xml:space="preserve"> </w:t>
      </w:r>
      <w:r>
        <w:rPr>
          <w:bCs/>
          <w:b/>
        </w:rPr>
        <w:t xml:space="preserve">All Foreground IP</w:t>
      </w:r>
      <w:r>
        <w:t xml:space="preserve"> </w:t>
      </w:r>
      <w:r>
        <w:t xml:space="preserve">— including any modifications, improvements, derivatives, or jointly developed materials arising in connection with this Agreement —</w:t>
      </w:r>
      <w:r>
        <w:t xml:space="preserve"> </w:t>
      </w:r>
      <w:r>
        <w:rPr>
          <w:bCs/>
          <w:b/>
        </w:rPr>
        <w:t xml:space="preserve">shall vest in Buyer absolutely on creation</w:t>
      </w:r>
      <w:r>
        <w:t xml:space="preserve">. Supplier hereby assigns to Buyer with full title guarantee all such Foreground IP, including future rights.</w:t>
      </w:r>
    </w:p>
    <w:p>
      <w:pPr>
        <w:pStyle w:val="BodyText"/>
      </w:pPr>
      <w:r>
        <w:t xml:space="preserve">9.3 Supplier shall, at Buyer’s cost, do all such acts and execute all such documents as Buyer may reasonably require to perfect Buyer’s title.</w:t>
      </w:r>
    </w:p>
    <w:p>
      <w:pPr>
        <w:pStyle w:val="BodyText"/>
      </w:pPr>
      <w:r>
        <w:t xml:space="preserve">9.4 Supplier grants Buyer a perpetual, irrevocable, royalty-free, worldwide, sublicensable licence to use Supplier’s Background IP to the extent embedded in or required to exploit any Goods or Foreground IP.</w:t>
      </w:r>
    </w:p>
    <w:bookmarkEnd w:id="28"/>
    <w:bookmarkStart w:id="29" w:name="indemnity"/>
    <w:p>
      <w:pPr>
        <w:pStyle w:val="Heading2"/>
      </w:pPr>
      <w:r>
        <w:t xml:space="preserve">10. Indemnity</w:t>
      </w:r>
    </w:p>
    <w:p>
      <w:pPr>
        <w:pStyle w:val="FirstParagraph"/>
      </w:pPr>
      <w:r>
        <w:t xml:space="preserve">10.1</w:t>
      </w:r>
      <w:r>
        <w:t xml:space="preserve"> </w:t>
      </w:r>
      <w:r>
        <w:rPr>
          <w:bCs/>
          <w:b/>
        </w:rPr>
        <w:t xml:space="preserve">Supplier shall indemnify, defend and hold harmless Buyer, its Affiliates, and their respective officers, directors, employees and agents</w:t>
      </w:r>
      <w:r>
        <w:t xml:space="preserve"> </w:t>
      </w:r>
      <w:r>
        <w:t xml:space="preserve">from and against any and all claims, losses, damages, liabilities, costs and expenses (including reasonable legal fees on a full indemnity basis) arising out of or in connection with:</w:t>
      </w:r>
    </w:p>
    <w:p>
      <w:pPr>
        <w:numPr>
          <w:ilvl w:val="0"/>
          <w:numId w:val="1003"/>
        </w:numPr>
      </w:pPr>
      <w:r>
        <w:t xml:space="preserve">any breach by Supplier of this Agreement;</w:t>
      </w:r>
    </w:p>
    <w:p>
      <w:pPr>
        <w:numPr>
          <w:ilvl w:val="0"/>
          <w:numId w:val="1003"/>
        </w:numPr>
      </w:pPr>
      <w:r>
        <w:t xml:space="preserve">any negligent act or omission of Supplier or its personnel;</w:t>
      </w:r>
    </w:p>
    <w:p>
      <w:pPr>
        <w:numPr>
          <w:ilvl w:val="0"/>
          <w:numId w:val="1003"/>
        </w:numPr>
      </w:pPr>
      <w:r>
        <w:t xml:space="preserve">any defect in the Goods or Services;</w:t>
      </w:r>
    </w:p>
    <w:p>
      <w:pPr>
        <w:numPr>
          <w:ilvl w:val="0"/>
          <w:numId w:val="1003"/>
        </w:numPr>
      </w:pPr>
      <w:r>
        <w:t xml:space="preserve">any infringement or alleged infringement of any third-party Intellectual Property Right; and</w:t>
      </w:r>
    </w:p>
    <w:p>
      <w:pPr>
        <w:numPr>
          <w:ilvl w:val="0"/>
          <w:numId w:val="1003"/>
        </w:numPr>
      </w:pPr>
      <w:r>
        <w:t xml:space="preserve">any breach by Supplier of any applicable law or regulation.</w:t>
      </w:r>
    </w:p>
    <w:p>
      <w:pPr>
        <w:pStyle w:val="FirstParagraph"/>
      </w:pPr>
      <w:r>
        <w:t xml:space="preserve">10.2 </w:t>
      </w:r>
      <w:commentRangeStart w:id="3"/>
      <w:ins w:id="7" w:author="Oscar" w:date="2026-05-25T20:18:13Z" w16du:dateUtc="2026-05-25T20:18:13Z">
        <w:r>
          <w:t>Each Party shall indemnify, defend and hold harmless the other Party, its Affiliates, and their respective officers, directors, employees and agents from and against any and all claims, losses, damages, liabilities, costs and expenses (including reasonable legal fees on a full indemnity basis) arising out of or in connection with any breach by the indemnifying Party of this Agreement or any negligent act or omission of the indemnifying Party or its personnel.</w:t>
        </w:r>
      </w:ins>
      <w:r>
        <w:t>The indemnities in this clause 10 are uncapped and survive termination.</w:t>
      </w:r>
    </w:p>
    <w:p>
      <w:pPr>
        <w:pStyle w:val="FirstParagraph"/>
        <w:rPr>
          <w:ins w:id="7" w:author="Oscar" w:date="2026-05-25T20:18:13Z" w16du:dateUtc="2026-05-25T20:18:13Z"/>
        </w:rPr>
      </w:pPr>
      <w:ins w:id="7" w:author="Oscar" w:date="2026-05-25T20:18:13Z" w16du:dateUtc="2026-05-25T20:18:13Z">
        <w:r>
          <w:t xml:space="preserve">10.3 </w:t>
        </w:r>
      </w:ins>
      <w:commentRangeEnd w:id="3"/>
      <w:r>
        <w:rPr>
          <w:rStyle w:val="CommentReference"/>
        </w:rPr>
        <w:commentReference w:id="3"/>
      </w:r>
    </w:p>
    <w:bookmarkEnd w:id="29"/>
    <w:bookmarkStart w:id="30" w:name="limitation-of-liability"/>
    <w:p>
      <w:pPr>
        <w:pStyle w:val="Heading2"/>
      </w:pPr>
      <w:r>
        <w:t xml:space="preserve">11. Limitation of Liability</w:t>
      </w:r>
    </w:p>
    <w:p>
      <w:pPr>
        <w:pStyle w:val="FirstParagraph"/>
      </w:pPr>
      <w:r>
        <w:t xml:space="preserve">11.1 Subject always to clause 10 (which is uncapped), Supplier’s aggregate liability under or in connection with this Agreement and any Order, whether in contract, tort (including negligence), misrepresentation or otherwise, shall not exceed an amount equal to the fees paid or payable by Buyer to Supplier in the twelve (12) months preceding the event giving rise to the claim.</w:t>
      </w:r>
    </w:p>
    <w:p>
      <w:pPr>
        <w:pStyle w:val="BodyText"/>
      </w:pPr>
      <w:r>
        <w:t xml:space="preserve">11.2</w:t>
      </w:r>
      <w:r>
        <w:t xml:space="preserve"> </w:t>
      </w:r>
      <w:r>
        <w:rPr>
          <w:bCs/>
          <w:b/>
        </w:rPr>
        <w:t xml:space="preserve">Buyer’s aggregate liability</w:t>
      </w:r>
      <w:r>
        <w:t xml:space="preserve"> </w:t>
      </w:r>
      <w:r>
        <w:t xml:space="preserve">under or in connection with this Agreement, howsoever arising,</w:t>
      </w:r>
      <w:r>
        <w:t xml:space="preserve"> </w:t>
      </w:r>
      <w:commentRangeStart w:id="2"/>
      <w:del w:id="5" w:author="Oscar" w:date="2026-05-25T20:18:13Z" w16du:dateUtc="2026-05-25T20:18:13Z">
        <w:r>
          <w:rPr>
            <w:bCs/>
            <w:b/>
          </w:rPr>
          <w:delText xml:space="preserve">shall in no event exceed £100,000.</w:delText>
        </w:r>
      </w:del>
      <w:ins w:id="6" w:author="Oscar" w:date="2026-05-25T20:18:13Z" w16du:dateUtc="2026-05-25T20:18:13Z">
        <w:r>
          <w:rPr>
            <w:bCs/>
            <w:b/>
          </w:rPr>
          <w:t>shall not exceed an amount equal to the fees paid or payable by Buyer to Supplier in the twelve (12) months preceding the event giving rise to the claim.</w:t>
        </w:r>
      </w:ins>
      <w:commentRangeEnd w:id="2"/>
      <w:r>
        <w:rPr>
          <w:rStyle w:val="CommentReference"/>
        </w:rPr>
        <w:commentReference w:id="2"/>
      </w:r>
    </w:p>
    <w:p>
      <w:pPr>
        <w:pStyle w:val="BodyText"/>
      </w:pPr>
      <w:r>
        <w:t xml:space="preserve">11.3 Neither Party shall be liable for indirect, consequential or pure economic loss; provided that this exclusion shall not apply to (i) Supplier’s indemnity obligations under clause 10, (ii) breach of confidentiality, or (iii) breach of clauses 13, 15 or 16.</w:t>
      </w:r>
    </w:p>
    <w:bookmarkEnd w:id="30"/>
    <w:bookmarkStart w:id="31" w:name="insurance"/>
    <w:p>
      <w:pPr>
        <w:pStyle w:val="Heading2"/>
      </w:pPr>
      <w:r>
        <w:t xml:space="preserve">12. Insurance</w:t>
      </w:r>
    </w:p>
    <w:p>
      <w:pPr>
        <w:pStyle w:val="FirstParagraph"/>
      </w:pPr>
      <w:r>
        <w:t xml:space="preserve">12.1 Supplier shall maintain at its own cost throughout the Term and for six (6) years thereafter:</w:t>
      </w:r>
    </w:p>
    <w:p>
      <w:pPr>
        <w:numPr>
          <w:ilvl w:val="0"/>
          <w:numId w:val="1004"/>
        </w:numPr>
      </w:pPr>
      <w:r>
        <w:t xml:space="preserve">public and product liability insurance of not less than £10 million per claim and in the aggregate;</w:t>
      </w:r>
    </w:p>
    <w:p>
      <w:pPr>
        <w:numPr>
          <w:ilvl w:val="0"/>
          <w:numId w:val="1004"/>
        </w:numPr>
      </w:pPr>
      <w:r>
        <w:t xml:space="preserve">professional indemnity insurance of not less than £5 million per claim and in the aggregate; and</w:t>
      </w:r>
    </w:p>
    <w:p>
      <w:pPr>
        <w:numPr>
          <w:ilvl w:val="0"/>
          <w:numId w:val="1004"/>
        </w:numPr>
      </w:pPr>
      <w:r>
        <w:t xml:space="preserve">employer’s liability insurance to the statutory minimum.</w:t>
      </w:r>
    </w:p>
    <w:p>
      <w:pPr>
        <w:pStyle w:val="FirstParagraph"/>
      </w:pPr>
      <w:r>
        <w:t xml:space="preserve">12.2 Supplier shall provide certificates of insurance on request and shall give Buyer thirty (30) days’ notice of any material change to its cover.</w:t>
      </w:r>
    </w:p>
    <w:bookmarkEnd w:id="31"/>
    <w:bookmarkStart w:id="32" w:name="compliance"/>
    <w:p>
      <w:pPr>
        <w:pStyle w:val="Heading2"/>
      </w:pPr>
      <w:r>
        <w:t xml:space="preserve">13. Compliance</w:t>
      </w:r>
    </w:p>
    <w:p>
      <w:pPr>
        <w:pStyle w:val="FirstParagraph"/>
      </w:pPr>
      <w:r>
        <w:t xml:space="preserve">13.1 Supplier shall comply with the Compliance and ESG Annex (Document 06), which forms part of this Agreement.</w:t>
      </w:r>
    </w:p>
    <w:p>
      <w:pPr>
        <w:pStyle w:val="BodyText"/>
      </w:pPr>
      <w:r>
        <w:t xml:space="preserve">13.2 Supplier represents and warrants that:</w:t>
      </w:r>
    </w:p>
    <w:p>
      <w:pPr>
        <w:numPr>
          <w:ilvl w:val="0"/>
          <w:numId w:val="1005"/>
        </w:numPr>
      </w:pPr>
      <w:r>
        <w:t xml:space="preserve">it complies with the Modern Slavery Act 2015 and maintains a current modern slavery statement;</w:t>
      </w:r>
    </w:p>
    <w:p>
      <w:pPr>
        <w:numPr>
          <w:ilvl w:val="0"/>
          <w:numId w:val="1005"/>
        </w:numPr>
      </w:pPr>
      <w:r>
        <w:t xml:space="preserve">it complies with the Bribery Act 2010 and maintains adequate procedures within the meaning of section 7 of that Act;</w:t>
      </w:r>
    </w:p>
    <w:p>
      <w:pPr>
        <w:numPr>
          <w:ilvl w:val="0"/>
          <w:numId w:val="1005"/>
        </w:numPr>
      </w:pPr>
      <w:r>
        <w:t xml:space="preserve">it complies with all applicable sanctions, export control and anti-money-laundering laws;</w:t>
      </w:r>
    </w:p>
    <w:p>
      <w:pPr>
        <w:numPr>
          <w:ilvl w:val="0"/>
          <w:numId w:val="1005"/>
        </w:numPr>
      </w:pPr>
      <w:r>
        <w:t xml:space="preserve">neither it, its Affiliates, nor any of its personnel involved in performing this Agreement is a Sanctioned Person or located in a Sanctioned Jurisdiction; and</w:t>
      </w:r>
    </w:p>
    <w:p>
      <w:pPr>
        <w:numPr>
          <w:ilvl w:val="0"/>
          <w:numId w:val="1005"/>
        </w:numPr>
      </w:pPr>
      <w:r>
        <w:t xml:space="preserve">it maintains and shall maintain an environmental management system certified to ISO 14001 or equivalent.</w:t>
      </w:r>
    </w:p>
    <w:p>
      <w:pPr>
        <w:pStyle w:val="FirstParagraph"/>
      </w:pPr>
      <w:r>
        <w:t xml:space="preserve">13.3 Supplier shall provide an annual ESG attestation in the form prescribed in the Compliance Annex, signed at director level.</w:t>
      </w:r>
    </w:p>
    <w:bookmarkEnd w:id="32"/>
    <w:bookmarkStart w:id="33" w:name="confidentiality"/>
    <w:p>
      <w:pPr>
        <w:pStyle w:val="Heading2"/>
      </w:pPr>
      <w:r>
        <w:t xml:space="preserve">14. Confidentiality</w:t>
      </w:r>
    </w:p>
    <w:p>
      <w:pPr>
        <w:pStyle w:val="FirstParagraph"/>
      </w:pPr>
      <w:r>
        <w:t xml:space="preserve">14.1 Each Party shall treat the other’s Confidential Information as confidential and use it only for the purposes of this Agreement.</w:t>
      </w:r>
    </w:p>
    <w:p>
      <w:pPr>
        <w:pStyle w:val="BodyText"/>
      </w:pPr>
      <w:r>
        <w:t xml:space="preserve">14.2 The obligations of confidence in clause 14.1 shall continue indefinitely.</w:t>
      </w:r>
    </w:p>
    <w:p>
      <w:pPr>
        <w:pStyle w:val="BodyText"/>
      </w:pPr>
      <w:r>
        <w:t xml:space="preserve">14.3 The confidentiality obligations shall not apply to information that is (i) in the public domain through no fault of the receiving Party; (ii) lawfully received from a third party without restriction; or (iii) required to be disclosed by law or regulatory authority.</w:t>
      </w:r>
    </w:p>
    <w:bookmarkEnd w:id="33"/>
    <w:bookmarkStart w:id="34" w:name="data-protection"/>
    <w:p>
      <w:pPr>
        <w:pStyle w:val="Heading2"/>
      </w:pPr>
      <w:r>
        <w:t xml:space="preserve">15. Data Protection</w:t>
      </w:r>
    </w:p>
    <w:p>
      <w:pPr>
        <w:pStyle w:val="FirstParagraph"/>
      </w:pPr>
      <w:r>
        <w:t xml:space="preserve">15.1 The Parties shall comply with the data processing terms set out in the Data Processing Annex available on request from Buyer’s Data Protection Officer, which shall be deemed to be incorporated into this Agreement on its current terms from time to time.</w:t>
      </w:r>
    </w:p>
    <w:bookmarkEnd w:id="34"/>
    <w:bookmarkStart w:id="35" w:name="audit-rights"/>
    <w:p>
      <w:pPr>
        <w:pStyle w:val="Heading2"/>
      </w:pPr>
      <w:r>
        <w:t xml:space="preserve">16. Audit Rights</w:t>
      </w:r>
    </w:p>
    <w:p>
      <w:pPr>
        <w:pStyle w:val="FirstParagraph"/>
      </w:pPr>
      <w:r>
        <w:t xml:space="preserve">16.1 Buyer may, on giving five (5) Business Days’ written notice, audit Supplier’s records, premises, systems and personnel insofar as they relate to Supplier’s performance of this Agreement, compliance with clause 13, or pricing under clause 5.</w:t>
      </w:r>
    </w:p>
    <w:p>
      <w:pPr>
        <w:pStyle w:val="BodyText"/>
      </w:pPr>
      <w:r>
        <w:t xml:space="preserve">16.2 Audits may be conducted by Buyer or by a third-party auditor of Buyer’s choosing. Supplier shall provide reasonable cooperation and access at its own cost.</w:t>
      </w:r>
    </w:p>
    <w:p>
      <w:pPr>
        <w:pStyle w:val="BodyText"/>
      </w:pPr>
      <w:r>
        <w:t xml:space="preserve">16.3 Audit rights survive termination for a period of six (6) years.</w:t>
      </w:r>
    </w:p>
    <w:bookmarkEnd w:id="35"/>
    <w:bookmarkStart w:id="36" w:name="force-majeure"/>
    <w:p>
      <w:pPr>
        <w:pStyle w:val="Heading2"/>
      </w:pPr>
      <w:r>
        <w:t xml:space="preserve">17. Force Majeure</w:t>
      </w:r>
    </w:p>
    <w:p>
      <w:pPr>
        <w:pStyle w:val="FirstParagraph"/>
      </w:pPr>
      <w:r>
        <w:t xml:space="preserve">17.1 Neither Party shall be liable for failure or delay in performance caused by an event beyond its reasonable control, provided that the affected Party gives prompt written notice and uses reasonable efforts to mitigate.</w:t>
      </w:r>
    </w:p>
    <w:p>
      <w:pPr>
        <w:pStyle w:val="BodyText"/>
      </w:pPr>
      <w:r>
        <w:t xml:space="preserve">17.2 If a force majeure event continues for more than thirty (30) days,</w:t>
      </w:r>
      <w:r>
        <w:t xml:space="preserve"> </w:t>
      </w:r>
      <w:r>
        <w:rPr>
          <w:bCs/>
          <w:b/>
        </w:rPr>
        <w:t xml:space="preserve">Buyer</w:t>
      </w:r>
      <w:r>
        <w:t xml:space="preserve"> </w:t>
      </w:r>
      <w:r>
        <w:t xml:space="preserve">(but not Supplier) may terminate this Agreement on written notice without liability.</w:t>
      </w:r>
    </w:p>
    <w:bookmarkEnd w:id="36"/>
    <w:bookmarkStart w:id="37" w:name="termination"/>
    <w:p>
      <w:pPr>
        <w:pStyle w:val="Heading2"/>
      </w:pPr>
      <w:r>
        <w:t xml:space="preserve">18. Termination</w:t>
      </w:r>
    </w:p>
    <w:p>
      <w:pPr>
        <w:pStyle w:val="FirstParagraph"/>
      </w:pPr>
      <w:r>
        <w:t xml:space="preserve">18.1</w:t>
      </w:r>
      <w:r>
        <w:t xml:space="preserve"> </w:t>
      </w:r>
      <w:r>
        <w:rPr>
          <w:bCs/>
          <w:b/>
        </w:rPr>
        <w:t xml:space="preserve">Termination for Convenience.</w:t>
      </w:r>
      <w:r>
        <w:t xml:space="preserve"> </w:t>
      </w:r>
      <w:r>
        <w:t xml:space="preserve">Buyer may terminate this Agreement or any Order at any time</w:t>
      </w:r>
      <w:r>
        <w:t xml:space="preserve"> </w:t>
      </w:r>
      <w:r>
        <w:rPr>
          <w:bCs/>
          <w:b/>
        </w:rPr>
        <w:t xml:space="preserve">without cause</w:t>
      </w:r>
      <w:r>
        <w:t xml:space="preserve"> </w:t>
      </w:r>
      <w:r>
        <w:t xml:space="preserve">on</w:t>
      </w:r>
      <w:r>
        <w:t xml:space="preserve"> </w:t>
      </w:r>
      <w:r>
        <w:rPr>
          <w:bCs/>
          <w:b/>
        </w:rPr>
        <w:t xml:space="preserve">thirty (30) days’ written notice</w:t>
      </w:r>
      <w:r>
        <w:t xml:space="preserve"> </w:t>
      </w:r>
      <w:r>
        <w:t xml:space="preserve">to Supplier. No early-termination charges shall be payable other than reimbursement of demonstrable direct costs reasonably incurred up to the date of termination, capped at five percent (5%) of the value of work-in-progress on the termination date.</w:t>
      </w:r>
    </w:p>
    <w:p>
      <w:pPr>
        <w:pStyle w:val="BodyText"/>
      </w:pPr>
      <w:r>
        <w:t xml:space="preserve">18.2</w:t>
      </w:r>
      <w:r>
        <w:t xml:space="preserve"> </w:t>
      </w:r>
      <w:r>
        <w:rPr>
          <w:bCs/>
          <w:b/>
        </w:rPr>
        <w:t xml:space="preserve">Termination for Cause.</w:t>
      </w:r>
      <w:r>
        <w:t xml:space="preserve"> </w:t>
      </w:r>
      <w:r>
        <w:t xml:space="preserve">Either Party may terminate this Agreement on written notice if the other Party (i) commits a material breach that is not remediable, or is remediable but is not remedied within thirty (30) days of written notice; (ii) becomes insolvent; or (iii) undergoes a change of control to a competitor of Buyer.</w:t>
      </w:r>
    </w:p>
    <w:p>
      <w:pPr>
        <w:pStyle w:val="BodyText"/>
      </w:pPr>
      <w:r>
        <w:t xml:space="preserve">18.3 On termination Supplier shall, at no charge, transfer to Buyer or a nominated replacement supplier all data, materials, and Foreground IP relating to the Goods and Services.</w:t>
      </w:r>
    </w:p>
    <w:bookmarkEnd w:id="37"/>
    <w:bookmarkStart w:id="38" w:name="governing-law-and-jurisdiction"/>
    <w:p>
      <w:pPr>
        <w:pStyle w:val="Heading2"/>
      </w:pPr>
      <w:r>
        <w:t xml:space="preserve">19. Governing Law and Jurisdiction</w:t>
      </w:r>
    </w:p>
    <w:p>
      <w:pPr>
        <w:pStyle w:val="FirstParagraph"/>
      </w:pPr>
      <w:r>
        <w:t xml:space="preserve">19.1 This Agreement and any dispute arising out of or in connection with it shall be governed by</w:t>
      </w:r>
      <w:r>
        <w:t xml:space="preserve"> </w:t>
      </w:r>
      <w:r>
        <w:rPr>
          <w:bCs/>
          <w:b/>
        </w:rPr>
        <w:t xml:space="preserve">English law</w:t>
      </w:r>
      <w:r>
        <w:t xml:space="preserve">.</w:t>
      </w:r>
    </w:p>
    <w:p>
      <w:pPr>
        <w:pStyle w:val="BodyText"/>
      </w:pPr>
      <w:r>
        <w:t xml:space="preserve">19.2 The Parties submit to the</w:t>
      </w:r>
      <w:r>
        <w:t xml:space="preserve"> </w:t>
      </w:r>
      <w:r>
        <w:rPr>
          <w:bCs/>
          <w:b/>
        </w:rPr>
        <w:t xml:space="preserve">exclusive jurisdiction of the courts of Manchester</w:t>
      </w:r>
      <w:r>
        <w:t xml:space="preserve">, England.</w:t>
      </w:r>
    </w:p>
    <w:bookmarkEnd w:id="38"/>
    <w:bookmarkStart w:id="39" w:name="general"/>
    <w:p>
      <w:pPr>
        <w:pStyle w:val="Heading2"/>
      </w:pPr>
      <w:r>
        <w:t xml:space="preserve">20. General</w:t>
      </w:r>
    </w:p>
    <w:p>
      <w:pPr>
        <w:pStyle w:val="FirstParagraph"/>
      </w:pPr>
      <w:r>
        <w:t xml:space="preserve">20.1</w:t>
      </w:r>
      <w:r>
        <w:t xml:space="preserve"> </w:t>
      </w:r>
      <w:r>
        <w:rPr>
          <w:bCs/>
          <w:b/>
        </w:rPr>
        <w:t xml:space="preserve">Order of precedence.</w:t>
      </w:r>
      <w:r>
        <w:t xml:space="preserve"> </w:t>
      </w:r>
      <w:r>
        <w:t xml:space="preserve">In the event of any conflict between (a) this Agreement, (b) the GTCs, (c) the SLA, (d) the Compliance Annex, or (e) any Order, the order of precedence shall be </w:t>
      </w:r>
      <w:commentRangeStart w:id="1"/>
      <w:del w:id="4" w:author="Oscar" w:date="2026-05-25T20:18:13Z" w16du:dateUtc="2026-05-25T20:18:13Z">
        <w:r>
          <w:delText xml:space="preserve">(b), </w:delText>
        </w:r>
      </w:del>
      <w:commentRangeEnd w:id="1"/>
      <w:r>
        <w:rPr>
          <w:rStyle w:val="CommentReference"/>
        </w:rPr>
        <w:commentReference w:id="1"/>
      </w:r>
      <w:r>
        <w:t>(a), (d), (c), (e)</w:t>
      </w:r>
      <w:ins w:id="3" w:author="Oscar" w:date="2026-05-25T20:18:13Z" w16du:dateUtc="2026-05-25T20:18:13Z">
        <w:r>
          <w:t>, (b)</w:t>
        </w:r>
      </w:ins>
      <w:r>
        <w:t>. For the avoidance of doubt,</w:t>
      </w:r>
      <w:r>
        <w:t xml:space="preserve"> </w:t>
      </w:r>
      <w:del w:id="1" w:author="Oscar" w:date="2026-05-25T20:18:13Z" w16du:dateUtc="2026-05-25T20:18:13Z">
        <w:r>
          <w:rPr>
            <w:bCs/>
            <w:b/>
          </w:rPr>
          <w:delText xml:space="preserve">the GTCs prevail over this Agreement</w:delText>
        </w:r>
      </w:del>
      <w:ins w:id="2" w:author="Oscar" w:date="2026-05-25T20:18:13Z" w16du:dateUtc="2026-05-25T20:18:13Z">
        <w:r>
          <w:rPr>
            <w:bCs/>
            <w:b/>
          </w:rPr>
          <w:t>this Agreement shall prevail over the GTCs except where the GTCs contain mandatory legal requirements that cannot be contracted out of</w:t>
        </w:r>
      </w:ins>
      <w:r>
        <w:t xml:space="preserve">.</w:t>
      </w:r>
    </w:p>
    <w:p>
      <w:pPr>
        <w:pStyle w:val="BodyText"/>
      </w:pPr>
      <w:r>
        <w:t xml:space="preserve">20.2</w:t>
      </w:r>
      <w:r>
        <w:t xml:space="preserve"> </w:t>
      </w:r>
      <w:r>
        <w:rPr>
          <w:bCs/>
          <w:b/>
        </w:rPr>
        <w:t xml:space="preserve">Assignment.</w:t>
      </w:r>
      <w:r>
        <w:t xml:space="preserve"> </w:t>
      </w:r>
      <w:r>
        <w:t xml:space="preserve">Buyer may assign this Agreement or any rights under it to any Affiliate or to any successor in business. Supplier may not assign or subcontract without Buyer’s prior written consent.</w:t>
      </w:r>
    </w:p>
    <w:p>
      <w:pPr>
        <w:pStyle w:val="BodyText"/>
      </w:pPr>
      <w:r>
        <w:t xml:space="preserve">20.3</w:t>
      </w:r>
      <w:r>
        <w:t xml:space="preserve"> </w:t>
      </w:r>
      <w:r>
        <w:rPr>
          <w:bCs/>
          <w:b/>
        </w:rPr>
        <w:t xml:space="preserve">Variation.</w:t>
      </w:r>
      <w:r>
        <w:t xml:space="preserve"> </w:t>
      </w:r>
      <w:r>
        <w:t xml:space="preserve">No variation is effective unless in writing and signed by an authorised representative of each Party.</w:t>
      </w:r>
    </w:p>
    <w:p>
      <w:pPr>
        <w:pStyle w:val="BodyText"/>
      </w:pPr>
      <w:r>
        <w:t xml:space="preserve">20.4</w:t>
      </w:r>
      <w:r>
        <w:t xml:space="preserve"> </w:t>
      </w:r>
      <w:r>
        <w:rPr>
          <w:bCs/>
          <w:b/>
        </w:rPr>
        <w:t xml:space="preserve">Entire agreement.</w:t>
      </w:r>
      <w:r>
        <w:t xml:space="preserve"> </w:t>
      </w:r>
      <w:r>
        <w:t xml:space="preserve">This Agreement, together with the documents referred to in clause 20.1, constitutes the entire agreement between the Parties.</w:t>
      </w:r>
    </w:p>
    <w:p>
      <w:pPr>
        <w:pStyle w:val="BodyText"/>
      </w:pPr>
      <w:r>
        <w:t xml:space="preserve">20.5</w:t>
      </w:r>
      <w:r>
        <w:t xml:space="preserve"> </w:t>
      </w:r>
      <w:r>
        <w:rPr>
          <w:bCs/>
          <w:b/>
        </w:rPr>
        <w:t xml:space="preserve">Notices.</w:t>
      </w:r>
      <w:r>
        <w:t xml:space="preserve"> </w:t>
      </w:r>
      <w:r>
        <w:t xml:space="preserve">Notices shall be given in writing to the addresses set out at the head of this Agreement.</w:t>
      </w:r>
    </w:p>
    <w:p>
      <w:pPr>
        <w:pStyle w:val="BodyText"/>
      </w:pPr>
      <w:r>
        <w:t xml:space="preserve">20.6</w:t>
      </w:r>
      <w:r>
        <w:t xml:space="preserve"> </w:t>
      </w:r>
      <w:r>
        <w:rPr>
          <w:bCs/>
          <w:b/>
        </w:rPr>
        <w:t xml:space="preserve">Third-party rights.</w:t>
      </w:r>
      <w:r>
        <w:t xml:space="preserve"> </w:t>
      </w:r>
      <w:r>
        <w:t xml:space="preserve">A person who is not a Party has no right under the Contracts (Rights of Third Parties) Act 1999 to enforce any term of this Agreement, save that Affiliates of Buyer may enforce clauses 9, 10, 13, 14, 15 and 16.</w:t>
      </w:r>
    </w:p>
    <w:p>
      <w:r>
        <w:pict>
          <v:rect style="width:0;height:1.5pt" o:hralign="center" o:hrstd="t" o:hr="t"/>
        </w:pict>
      </w:r>
    </w:p>
    <w:p>
      <w:pPr>
        <w:pStyle w:val="FirstParagraph"/>
      </w:pPr>
      <w:r>
        <w:rPr>
          <w:bCs/>
          <w:b/>
        </w:rPr>
        <w:t xml:space="preserve">IN WITNESS WHEREOF</w:t>
      </w:r>
      <w:r>
        <w:t xml:space="preserve"> </w:t>
      </w:r>
      <w:r>
        <w:t xml:space="preserve">the Parties have executed this Agreement on the date set out at the head of this Agreement.</w:t>
      </w:r>
    </w:p>
    <w:p>
      <w:pPr>
        <w:pStyle w:val="BodyText"/>
      </w:pPr>
      <w:r>
        <w:t xml:space="preserve">Signed for and on behalf of</w:t>
      </w:r>
      <w:r>
        <w:t xml:space="preserve"> </w:t>
      </w:r>
      <w:r>
        <w:rPr>
          <w:bCs/>
          <w:b/>
        </w:rPr>
        <w:t xml:space="preserve">Pemberton Engineering Ltd.</w:t>
      </w:r>
      <w:r>
        <w:t xml:space="preserve">:</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p>
      <w:pPr>
        <w:pStyle w:val="BodyText"/>
      </w:pPr>
      <w:r>
        <w:t xml:space="preserve">Signed for and on behalf of</w:t>
      </w:r>
      <w:r>
        <w:t xml:space="preserve"> </w:t>
      </w:r>
      <w:r>
        <w:rPr>
          <w:bCs/>
          <w:b/>
        </w:rPr>
        <w:t xml:space="preserve">[BIDDER NAME]</w:t>
      </w:r>
      <w:r>
        <w:t xml:space="preserve">:</w:t>
      </w:r>
    </w:p>
    <w:p>
      <w:r>
        <w:pict>
          <v:rect style="width:0;height:1.5pt" o:hralign="center" o:hrstd="t" o:hr="t"/>
        </w:pict>
      </w:r>
    </w:p>
    <w:p>
      <w:pPr>
        <w:pStyle w:val="FirstParagraph"/>
      </w:pPr>
      <w:r>
        <w:t xml:space="preserve">Name:</w:t>
      </w:r>
      <w:r>
        <w:t xml:space="preserve"> </w:t>
      </w:r>
      <w:r>
        <w:t xml:space="preserve">Title:</w:t>
      </w:r>
      <w:r>
        <w:t xml:space="preserve"> </w:t>
      </w:r>
      <w:r>
        <w:t xml:space="preserve">Date:</w:t>
      </w:r>
    </w:p>
    <w:bookmarkEnd w:id="39"/>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Oscar" w:date="2026-05-25T20:18:13Z" w:initials="O">
    <w:p w14:paraId="02706389" w14:textId="77777777" w:rsidR="E4877137" w:rsidRDefault="E4877137" w:rsidP="E4877137">
      <w:pPr>
        <w:pStyle w:val="CommentText"/>
      </w:pPr>
      <w:r>
        <w:rPr>
          <w:rStyle w:val="CommentReference"/>
        </w:rPr>
        <w:annotationRef/>
      </w:r>
      <w:r>
        <w:t>Reversed precedence to protect negotiated terms</w:t>
      </w:r>
    </w:p>
  </w:comment>
  <w:comment w:id="2" w:author="Oscar" w:date="2026-05-25T20:18:13Z" w:initials="O">
    <w:p w14:paraId="D241C8C3" w14:textId="77777777" w:rsidR="3ACBCCDC" w:rsidRDefault="3ACBCCDC" w:rsidP="3ACBCCDC">
      <w:pPr>
        <w:pStyle w:val="CommentText"/>
      </w:pPr>
      <w:r>
        <w:rPr>
          <w:rStyle w:val="CommentReference"/>
        </w:rPr>
        <w:annotationRef/>
      </w:r>
      <w:r>
        <w:t>Aligned Buyer cap with Supplier cap formula</w:t>
      </w:r>
    </w:p>
  </w:comment>
  <w:comment w:id="3" w:author="Oscar" w:date="2026-05-25T20:18:13Z" w:initials="O">
    <w:p w14:paraId="6950BC83" w14:textId="77777777" w:rsidR="7D56C47C" w:rsidRDefault="7D56C47C" w:rsidP="7D56C47C">
      <w:pPr>
        <w:pStyle w:val="CommentText"/>
      </w:pPr>
      <w:r>
        <w:rPr>
          <w:rStyle w:val="CommentReference"/>
        </w:rPr>
        <w:annotationRef/>
      </w:r>
      <w:r>
        <w:t>Added mutual indemnification to address asymmetry</w:t>
      </w:r>
    </w:p>
  </w:comment>
  <w:comment w:id="4" w:author="Oscar" w:date="2026-05-25T20:18:13Z" w:initials="O">
    <w:p w14:paraId="32B7D9C8" w14:textId="77777777" w:rsidR="3B1018E6" w:rsidRDefault="3B1018E6" w:rsidP="3B1018E6">
      <w:pPr>
        <w:pStyle w:val="CommentText"/>
      </w:pPr>
      <w:r>
        <w:rPr>
          <w:rStyle w:val="CommentReference"/>
        </w:rPr>
        <w:annotationRef/>
      </w:r>
      <w:r>
        <w:t>Removed one-sided GTCs-primacy</w:t>
      </w:r>
    </w:p>
  </w:comment>
</w:comments>
</file>

<file path=word/commentsExtended1.xml><?xml version="1.0" encoding="utf-8"?>
<w15:commentsEx xmlns:w15="http://schemas.microsoft.com/office/word/2012/wordml">
  <w15:commentEx w15:paraId="02706389" w15:done="0"/>
  <w15:commentEx w15:paraId="D241C8C3" w15:done="0"/>
  <w15:commentEx w15:paraId="6950BC83" w15:done="0"/>
  <w15:commentEx w15:paraId="32B7D9C8" w15:done="0"/>
</w15:commentsEx>
</file>

<file path=word/commentsExtensible1.xml><?xml version="1.0" encoding="utf-8"?>
<w16cex:commentsExtensible xmlns:w16cex="http://schemas.microsoft.com/office/word/2018/wordml/cex">
  <w16cex:commentExtensible w16cex:durableId="13D295DB" w16cex:dateUtc="2026-05-25T20:18:13Z"/>
  <w16cex:commentExtensible w16cex:durableId="9E93D455" w16cex:dateUtc="2026-05-25T20:18:13Z"/>
  <w16cex:commentExtensible w16cex:durableId="1A33A98F" w16cex:dateUtc="2026-05-25T20:18:13Z"/>
  <w16cex:commentExtensible w16cex:durableId="D8C5DC3D" w16cex:dateUtc="2026-05-25T20:18:13Z"/>
</w16cex:commentsExtensible>
</file>

<file path=word/commentsIds1.xml><?xml version="1.0" encoding="utf-8"?>
<w16cid:commentsIds xmlns:w16cid="http://schemas.microsoft.com/office/word/2016/wordml/cid">
  <w16cid:commentId w16cid:paraId="02706389" w16cid:durableId="13D295DB"/>
  <w16cid:commentId w16cid:paraId="D241C8C3" w16cid:durableId="9E93D455"/>
  <w16cid:commentId w16cid:paraId="6950BC83" w16cid:durableId="1A33A98F"/>
  <w16cid:commentId w16cid:paraId="32B7D9C8" w16cid:durableId="D8C5DC3D"/>
</w16cid:commentsIds>
</file>

<file path=word/fontTable.xml><?xml version="1.0" encoding="utf-8"?>
<w:fonts xmlns:w16du="http://schemas.microsoft.com/office/word/2023/wordml/word16du"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6du="http://schemas.microsoft.com/office/word/2023/wordml/word16du"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16du="http://schemas.microsoft.com/office/word/2023/wordml/word16du"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6du="http://schemas.microsoft.com/office/word/2023/wordml/word16du"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16du="http://schemas.microsoft.com/office/word/2023/wordml/word16du"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microsoft.com/office/2011/relationships/commentsExtended" Target="commentsExtended1.xml"/><Relationship Id="rId10" Type="http://schemas.microsoft.com/office/2016/09/relationships/commentsIds" Target="commentsIds1.xml"/><Relationship Id="rId11"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Supply Agreement (Draft for Bidder Mark-Up)</dc:title>
  <dc:creator/>
  <cp:keywords/>
  <dcterms:created xsi:type="dcterms:W3CDTF">2026-05-25T19:55:00Z</dcterms:created>
  <dcterms:modified xsi:type="dcterms:W3CDTF">2026-05-25T19:55:00Z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Pemberton Engineering Ltd. — Indirect MRO Framework — 3-Year Term</vt:lpwstr>
  </property>
</Properties>
</file>